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乙方</w:t>
      </w:r>
      <w:ins w:id="1" w:author="LawFlow AI 审查建议">
        <w:r>
          <w:t>如发生</w:t>
        </w:r>
      </w:ins>
      <w:r>
        <w:t>延期交付</w:t>
      </w:r>
      <w:del w:id="2" w:author="LawFlow AI 审查建议">
        <w:r>
          <w:delText>超3</w:delText>
        </w:r>
      </w:del>
      <w:ins w:id="3" w:author="LawFlow AI 审查建议">
        <w:r>
          <w:t>，守约方应书面催告并给予不少于5个工作</w:t>
        </w:r>
      </w:ins>
      <w:r>
        <w:t>日</w:t>
      </w:r>
      <w:ins w:id="4" w:author="LawFlow AI 审查建议">
        <w:r>
          <w:t>的补正期；逾期未纠正的</w:t>
        </w:r>
      </w:ins>
      <w:r>
        <w:t>，</w:t>
      </w:r>
      <w:del w:id="5" w:author="LawFlow AI 审查建议">
        <w:r>
          <w:delText>每日按合同总额5%扣除惩罚性</w:delText>
        </w:r>
      </w:del>
      <w:r>
        <w:t>违约金</w:t>
      </w:r>
      <w:ins w:id="6" w:author="LawFlow AI 审查建议">
        <w:r>
          <w:t>按实际直接经济损失核算，最高不超过合同标的额的10%</w:t>
        </w:r>
      </w:ins>
      <w:r>
        <w:t>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