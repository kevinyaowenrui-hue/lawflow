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Normal text </w:t>
      </w:r>
      <w:ins w:id="1" w:author="LawFlow">
        <w:r>
          <w:t>inserted text 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